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1.09090909090907" w:lineRule="auto"/>
        <w:jc w:val="center"/>
        <w:rPr>
          <w:rFonts w:ascii="Arial" w:cs="Arial" w:eastAsia="Arial" w:hAnsi="Arial"/>
          <w:b w:val="1"/>
          <w:bCs w:val="1"/>
        </w:rPr>
      </w:pPr>
      <w:r w:rsidDel="00000000" w:rsidR="00000000" w:rsidRPr="00000000">
        <w:rPr>
          <w:rFonts w:ascii="Arial" w:cs="Arial" w:eastAsia="Arial" w:hAnsi="Arial"/>
          <w:b w:val="1"/>
          <w:bCs w:val="1"/>
          <w:color w:val="242424"/>
          <w:sz w:val="22"/>
          <w:szCs w:val="22"/>
          <w:rtl w:val="0"/>
        </w:rPr>
        <w:t xml:space="preserve"> “A Review of</w:t>
      </w:r>
      <w:r w:rsidDel="00000000" w:rsidR="00000000" w:rsidRPr="00000000">
        <w:rPr>
          <w:rFonts w:ascii="Arial" w:cs="Arial" w:eastAsia="Arial" w:hAnsi="Arial"/>
          <w:b w:val="1"/>
          <w:bCs w:val="1"/>
          <w:color w:val="242424"/>
          <w:sz w:val="22"/>
          <w:szCs w:val="22"/>
          <w:rtl w:val="0"/>
        </w:rPr>
        <w:t xml:space="preserve"> </w:t>
      </w:r>
      <w:r w:rsidDel="00000000" w:rsidR="00000000" w:rsidRPr="00000000">
        <w:rPr>
          <w:rFonts w:ascii="Arial" w:cs="Arial" w:eastAsia="Arial" w:hAnsi="Arial"/>
          <w:b w:val="1"/>
          <w:bCs w:val="1"/>
          <w:color w:val="242424"/>
          <w:sz w:val="22"/>
          <w:szCs w:val="22"/>
          <w:rtl w:val="0"/>
        </w:rPr>
        <w:t xml:space="preserve">Magnetic-Field Sensing Technologies: Applications in Energy,</w:t>
        <w:br w:type="textWrapping"/>
      </w:r>
      <w:r w:rsidDel="00000000" w:rsidR="00000000" w:rsidRPr="00000000">
        <w:rPr>
          <w:rFonts w:ascii="Arial" w:cs="Arial" w:eastAsia="Arial" w:hAnsi="Arial"/>
          <w:b w:val="1"/>
          <w:bCs w:val="1"/>
          <w:rtl w:val="0"/>
        </w:rPr>
        <w:t xml:space="preserve">Transportation &amp; Industry”</w:t>
      </w:r>
    </w:p>
    <w:p w:rsidR="00000000" w:rsidDel="00000000" w:rsidP="00000000" w:rsidRDefault="00000000" w:rsidRPr="00000000" w14:paraId="00000002">
      <w:pPr>
        <w:spacing w:line="301.09090909090907" w:lineRule="auto"/>
        <w:jc w:val="center"/>
        <w:rPr>
          <w:rFonts w:ascii="Arial" w:cs="Arial" w:eastAsia="Arial" w:hAnsi="Arial"/>
          <w:b w:val="1"/>
          <w:bCs w:val="1"/>
          <w:color w:val="242424"/>
          <w:sz w:val="22"/>
          <w:szCs w:val="22"/>
        </w:rPr>
      </w:pPr>
      <w:r w:rsidDel="00000000" w:rsidR="00000000" w:rsidRPr="00000000">
        <w:rPr>
          <w:rFonts w:ascii="Arial" w:cs="Arial" w:eastAsia="Arial" w:hAnsi="Arial"/>
          <w:b w:val="1"/>
          <w:bCs w:val="1"/>
          <w:color w:val="242424"/>
          <w:sz w:val="22"/>
          <w:szCs w:val="22"/>
          <w:rtl w:val="0"/>
        </w:rPr>
        <w:t xml:space="preserve">Version: July 31, 2026</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vertAlign w:val="superscript"/>
        </w:rPr>
      </w:pPr>
      <w:r w:rsidDel="00000000" w:rsidR="00000000" w:rsidRPr="00000000">
        <w:rPr>
          <w:rtl w:val="0"/>
        </w:rPr>
        <w:t xml:space="preserve">Yiming Zhao</w:t>
      </w:r>
      <w:r w:rsidDel="00000000" w:rsidR="00000000" w:rsidRPr="00000000">
        <w:rPr>
          <w:vertAlign w:val="superscript"/>
          <w:rtl w:val="0"/>
        </w:rPr>
        <w:t xml:space="preserve">1</w:t>
      </w:r>
      <w:r w:rsidDel="00000000" w:rsidR="00000000" w:rsidRPr="00000000">
        <w:rPr>
          <w:rtl w:val="0"/>
        </w:rPr>
        <w:t xml:space="preserve">, Blas L. Pérez </w:t>
      </w:r>
      <w:r w:rsidDel="00000000" w:rsidR="00000000" w:rsidRPr="00000000">
        <w:rPr>
          <w:rtl w:val="0"/>
        </w:rPr>
        <w:t xml:space="preserve">Henríquez</w:t>
      </w:r>
      <w:r w:rsidDel="00000000" w:rsidR="00000000" w:rsidRPr="00000000">
        <w:rPr>
          <w:vertAlign w:val="superscript"/>
          <w:rtl w:val="0"/>
        </w:rPr>
        <w:t xml:space="preserve">2</w:t>
      </w:r>
      <w:r w:rsidDel="00000000" w:rsidR="00000000" w:rsidRPr="00000000">
        <w:rPr>
          <w:rtl w:val="0"/>
        </w:rPr>
        <w:t xml:space="preserve">, and Debbie G. Senesky</w:t>
      </w:r>
      <w:r w:rsidDel="00000000" w:rsidR="00000000" w:rsidRPr="00000000">
        <w:rPr>
          <w:vertAlign w:val="superscript"/>
          <w:rtl w:val="0"/>
        </w:rPr>
        <w:t xml:space="preserve">1,3</w:t>
      </w:r>
    </w:p>
    <w:p w:rsidR="00000000" w:rsidDel="00000000" w:rsidP="00000000" w:rsidRDefault="00000000" w:rsidRPr="00000000" w14:paraId="00000005">
      <w:pPr>
        <w:jc w:val="center"/>
        <w:rPr/>
      </w:pPr>
      <w:r w:rsidDel="00000000" w:rsidR="00000000" w:rsidRPr="00000000">
        <w:rPr>
          <w:rtl w:val="0"/>
        </w:rPr>
        <w:t xml:space="preserve">Electrical Engineering, Stanford University</w:t>
        <w:br w:type="textWrapping"/>
        <w:t xml:space="preserve">School of Humanities and Science, Stanford University</w:t>
        <w:br w:type="textWrapping"/>
        <w:t xml:space="preserve">Aeronautics and Astronautics, Stanford University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Abstract (254 words):</w:t>
      </w:r>
    </w:p>
    <w:p w:rsidR="00000000" w:rsidDel="00000000" w:rsidP="00000000" w:rsidRDefault="00000000" w:rsidRPr="00000000" w14:paraId="00000008">
      <w:pPr>
        <w:rPr/>
      </w:pPr>
      <w:r w:rsidDel="00000000" w:rsidR="00000000" w:rsidRPr="00000000">
        <w:rPr>
          <w:rtl w:val="0"/>
        </w:rPr>
        <w:t xml:space="preserve">Magnetic-field sensors enable non-invasive contactless measurement of electrical current and magnetic field levels emitting from a wide range of energy, transportation, and industrial systems (e.g., grid transformers, automotive drive trains, and robotic motion tracking).  These sensors can assess the state of, mechanical motion, material characteristics, and equipment condition across energy, transportation, and industrial systems for prediction, control and forecasting, which can improve reliability, cost, and efficiency. A clear understanding of sensor operating principles, and transduction mechanisms, and operational limits helps identify suitable end applications and clarify the technical value of each technology. In this review, we compare established and emerging magnetic-field sensing technologies, as well as their use with new artificial intelligence (AI) tools. WeIt relates their performance and commercial maturity to representative applications in a range of these commercial domains. In addition, ourThe review also examines the implementation effects  of data-driven methods with non-invasive magnetic-field sensing to enable real-time and in situ measurement of performance and digital twins of complex systems, as well as smart, seamless, adaptive and reliable and operational reliability under realistic and dynamic conditions. Leveraging t</w:t>
      </w:r>
      <w:sdt>
        <w:sdtPr>
          <w:id w:val="436163385"/>
          <w:tag w:val="goog_rdk_0"/>
        </w:sdtPr>
        <w:sdtContent>
          <w:del w:author="Debbie G Senesky" w:id="0" w:date="2026-07-31T16:35:52Z">
            <w:r w:rsidDel="00000000" w:rsidR="00000000" w:rsidRPr="00000000">
              <w:rPr>
                <w:rtl w:val="0"/>
              </w:rPr>
              <w:delText xml:space="preserve">T</w:delText>
            </w:r>
          </w:del>
        </w:sdtContent>
      </w:sdt>
      <w:r w:rsidDel="00000000" w:rsidR="00000000" w:rsidRPr="00000000">
        <w:rPr>
          <w:rtl w:val="0"/>
        </w:rPr>
        <w:t xml:space="preserve">his advanced sensing system approach, which fully exploits each technology’s strengths and improves measurement quality, and system capability, and decision making.Future progress will depend on closer integration between sensing hardware and computation. In addition, sSuch sensor integration must also support traceability and compliance with relevant industry standards and government policy. By connecting sensing principles with application value and technology readiness, this detailed review provides a practical framework for magnetic-field sensing technology development and research.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Magnetic-field sensors enable </w:t>
      </w:r>
      <w:sdt>
        <w:sdtPr>
          <w:id w:val="-1164548203"/>
          <w:tag w:val="goog_rdk_1"/>
        </w:sdtPr>
        <w:sdtContent>
          <w:ins w:author="Debbie G Senesky" w:id="1" w:date="2026-07-31T16:13:02Z">
            <w:r w:rsidDel="00000000" w:rsidR="00000000" w:rsidRPr="00000000">
              <w:rPr>
                <w:rtl w:val="0"/>
              </w:rPr>
              <w:t xml:space="preserve">non-invasive</w:t>
            </w:r>
          </w:ins>
        </w:sdtContent>
      </w:sdt>
      <w:sdt>
        <w:sdtPr>
          <w:id w:val="1524913729"/>
          <w:tag w:val="goog_rdk_2"/>
        </w:sdtPr>
        <w:sdtContent>
          <w:del w:author="Debbie G Senesky" w:id="1" w:date="2026-07-31T16:13:02Z">
            <w:r w:rsidDel="00000000" w:rsidR="00000000" w:rsidRPr="00000000">
              <w:rPr>
                <w:rtl w:val="0"/>
              </w:rPr>
              <w:delText xml:space="preserve">contactless</w:delText>
            </w:r>
          </w:del>
        </w:sdtContent>
      </w:sdt>
      <w:r w:rsidDel="00000000" w:rsidR="00000000" w:rsidRPr="00000000">
        <w:rPr>
          <w:rtl w:val="0"/>
        </w:rPr>
        <w:t xml:space="preserve"> measurement of </w:t>
      </w:r>
      <w:sdt>
        <w:sdtPr>
          <w:id w:val="-143833112"/>
          <w:tag w:val="goog_rdk_3"/>
        </w:sdtPr>
        <w:sdtContent>
          <w:del w:author="Debbie G Senesky" w:id="2" w:date="2026-07-31T16:13:51Z">
            <w:r w:rsidDel="00000000" w:rsidR="00000000" w:rsidRPr="00000000">
              <w:rPr>
                <w:rtl w:val="0"/>
              </w:rPr>
              <w:delText xml:space="preserve">electrical </w:delText>
            </w:r>
          </w:del>
        </w:sdtContent>
      </w:sdt>
      <w:r w:rsidDel="00000000" w:rsidR="00000000" w:rsidRPr="00000000">
        <w:rPr>
          <w:rtl w:val="0"/>
        </w:rPr>
        <w:t xml:space="preserve">current</w:t>
      </w:r>
      <w:sdt>
        <w:sdtPr>
          <w:id w:val="2049645721"/>
          <w:tag w:val="goog_rdk_4"/>
        </w:sdtPr>
        <w:sdtContent>
          <w:ins w:author="Debbie G Senesky" w:id="3" w:date="2026-07-31T16:14:02Z">
            <w:r w:rsidDel="00000000" w:rsidR="00000000" w:rsidRPr="00000000">
              <w:rPr>
                <w:rtl w:val="0"/>
              </w:rPr>
              <w:t xml:space="preserve"> and magnetic field levels emitting from a wide range of energy, transportation, and industrial systems (e.g., grid transformers, automotive drive trains, and robotic motion tracking).  These sensors can assess the state of</w:t>
            </w:r>
          </w:ins>
        </w:sdtContent>
      </w:sdt>
      <w:sdt>
        <w:sdtPr>
          <w:id w:val="1590466018"/>
          <w:tag w:val="goog_rdk_5"/>
        </w:sdtPr>
        <w:sdtContent>
          <w:del w:author="Debbie G Senesky" w:id="3" w:date="2026-07-31T16:14:02Z">
            <w:r w:rsidDel="00000000" w:rsidR="00000000" w:rsidRPr="00000000">
              <w:rPr>
                <w:rtl w:val="0"/>
              </w:rPr>
              <w:delText xml:space="preserve">,</w:delText>
            </w:r>
          </w:del>
        </w:sdtContent>
      </w:sdt>
      <w:r w:rsidDel="00000000" w:rsidR="00000000" w:rsidRPr="00000000">
        <w:rPr>
          <w:rtl w:val="0"/>
        </w:rPr>
        <w:t xml:space="preserve"> mechanical motion, material characteristics, and equipment condition </w:t>
      </w:r>
      <w:sdt>
        <w:sdtPr>
          <w:id w:val="-1070734563"/>
          <w:tag w:val="goog_rdk_6"/>
        </w:sdtPr>
        <w:sdtContent>
          <w:del w:author="Debbie G Senesky" w:id="4" w:date="2026-07-31T16:15:25Z">
            <w:r w:rsidDel="00000000" w:rsidR="00000000" w:rsidRPr="00000000">
              <w:rPr>
                <w:rtl w:val="0"/>
              </w:rPr>
              <w:delText xml:space="preserve">across energy, transportation, and industrial systems</w:delText>
            </w:r>
          </w:del>
        </w:sdtContent>
      </w:sdt>
      <w:sdt>
        <w:sdtPr>
          <w:id w:val="1656016851"/>
          <w:tag w:val="goog_rdk_7"/>
        </w:sdtPr>
        <w:sdtContent>
          <w:ins w:author="Debbie G Senesky" w:id="4" w:date="2026-07-31T16:15:25Z">
            <w:r w:rsidDel="00000000" w:rsidR="00000000" w:rsidRPr="00000000">
              <w:rPr>
                <w:rtl w:val="0"/>
              </w:rPr>
              <w:t xml:space="preserve"> for prediction, control and </w:t>
            </w:r>
          </w:ins>
          <w:sdt>
            <w:sdtPr>
              <w:id w:val="-911908282"/>
              <w:tag w:val="goog_rdk_8"/>
            </w:sdtPr>
            <w:sdtContent>
              <w:ins w:author="Debbie G Senesky" w:id="4" w:date="2026-07-31T16:15:25Z">
                <w:r w:rsidDel="00000000" w:rsidR="00000000" w:rsidRPr="00000000">
                  <w:rPr>
                    <w:rtl w:val="0"/>
                    <w:rPrChange w:author="Debbie G Senesky" w:id="5" w:date="2026-07-31T16:15:25Z">
                      <w:rPr/>
                    </w:rPrChange>
                  </w:rPr>
                  <w:t xml:space="preserve">forecasting, which can improve reliability, cost, and efficiency</w:t>
                </w:r>
              </w:ins>
            </w:sdtContent>
          </w:sdt>
          <w:ins w:author="Debbie G Senesky" w:id="4" w:date="2026-07-31T16:15:25Z"/>
        </w:sdtContent>
      </w:sdt>
      <w:r w:rsidDel="00000000" w:rsidR="00000000" w:rsidRPr="00000000">
        <w:rPr>
          <w:rtl w:val="0"/>
        </w:rPr>
        <w:t xml:space="preserve">. </w:t>
      </w:r>
      <w:sdt>
        <w:sdtPr>
          <w:id w:val="488232952"/>
          <w:tag w:val="goog_rdk_9"/>
        </w:sdtPr>
        <w:sdtContent>
          <w:r w:rsidDel="00000000" w:rsidR="00000000" w:rsidRPr="00000000">
            <w:rPr>
              <w:highlight w:val="yellow"/>
              <w:rtl w:val="0"/>
              <w:rPrChange w:author="Debbie G Senesky" w:id="6" w:date="2026-07-31T16:21:25Z">
                <w:rPr/>
              </w:rPrChange>
            </w:rPr>
            <w:t xml:space="preserve">A clear understanding of sensor operating principles</w:t>
          </w:r>
        </w:sdtContent>
      </w:sdt>
      <w:sdt>
        <w:sdtPr>
          <w:id w:val="-400642597"/>
          <w:tag w:val="goog_rdk_10"/>
        </w:sdtPr>
        <w:sdtContent>
          <w:ins w:author="Debbie G Senesky" w:id="7" w:date="2026-07-31T16:19:33Z"/>
          <w:sdt>
            <w:sdtPr>
              <w:id w:val="-396147696"/>
              <w:tag w:val="goog_rdk_11"/>
            </w:sdtPr>
            <w:sdtContent>
              <w:ins w:author="Debbie G Senesky" w:id="7" w:date="2026-07-31T16:19:33Z">
                <w:r w:rsidDel="00000000" w:rsidR="00000000" w:rsidRPr="00000000">
                  <w:rPr>
                    <w:highlight w:val="yellow"/>
                    <w:rtl w:val="0"/>
                    <w:rPrChange w:author="Debbie G Senesky" w:id="6" w:date="2026-07-31T16:21:25Z">
                      <w:rPr/>
                    </w:rPrChange>
                  </w:rPr>
                  <w:t xml:space="preserve">,</w:t>
                </w:r>
              </w:ins>
            </w:sdtContent>
          </w:sdt>
          <w:ins w:author="Debbie G Senesky" w:id="7" w:date="2026-07-31T16:19:33Z"/>
        </w:sdtContent>
      </w:sdt>
      <w:sdt>
        <w:sdtPr>
          <w:id w:val="-1690384894"/>
          <w:tag w:val="goog_rdk_12"/>
        </w:sdtPr>
        <w:sdtContent>
          <w:r w:rsidDel="00000000" w:rsidR="00000000" w:rsidRPr="00000000">
            <w:rPr>
              <w:highlight w:val="yellow"/>
              <w:rtl w:val="0"/>
              <w:rPrChange w:author="Debbie G Senesky" w:id="6" w:date="2026-07-31T16:21:25Z">
                <w:rPr/>
              </w:rPrChange>
            </w:rPr>
            <w:t xml:space="preserve"> </w:t>
          </w:r>
        </w:sdtContent>
      </w:sdt>
      <w:sdt>
        <w:sdtPr>
          <w:id w:val="-2056589381"/>
          <w:tag w:val="goog_rdk_13"/>
        </w:sdtPr>
        <w:sdtContent>
          <w:del w:author="Debbie G Senesky" w:id="8" w:date="2026-07-31T16:19:30Z"/>
          <w:sdt>
            <w:sdtPr>
              <w:id w:val="424740721"/>
              <w:tag w:val="goog_rdk_14"/>
            </w:sdtPr>
            <w:sdtContent>
              <w:del w:author="Debbie G Senesky" w:id="8" w:date="2026-07-31T16:19:30Z">
                <w:r w:rsidDel="00000000" w:rsidR="00000000" w:rsidRPr="00000000">
                  <w:rPr>
                    <w:highlight w:val="yellow"/>
                    <w:rtl w:val="0"/>
                    <w:rPrChange w:author="Debbie G Senesky" w:id="6" w:date="2026-07-31T16:21:25Z">
                      <w:rPr/>
                    </w:rPrChange>
                  </w:rPr>
                  <w:delText xml:space="preserve">and </w:delText>
                </w:r>
              </w:del>
            </w:sdtContent>
          </w:sdt>
          <w:del w:author="Debbie G Senesky" w:id="8" w:date="2026-07-31T16:19:30Z"/>
        </w:sdtContent>
      </w:sdt>
      <w:sdt>
        <w:sdtPr>
          <w:id w:val="1270189851"/>
          <w:tag w:val="goog_rdk_15"/>
        </w:sdtPr>
        <w:sdtContent>
          <w:r w:rsidDel="00000000" w:rsidR="00000000" w:rsidRPr="00000000">
            <w:rPr>
              <w:highlight w:val="yellow"/>
              <w:rtl w:val="0"/>
              <w:rPrChange w:author="Debbie G Senesky" w:id="6" w:date="2026-07-31T16:21:25Z">
                <w:rPr/>
              </w:rPrChange>
            </w:rPr>
            <w:t xml:space="preserve">transduction mechanisms</w:t>
          </w:r>
        </w:sdtContent>
      </w:sdt>
      <w:sdt>
        <w:sdtPr>
          <w:id w:val="-439625924"/>
          <w:tag w:val="goog_rdk_16"/>
        </w:sdtPr>
        <w:sdtContent>
          <w:ins w:author="Debbie G Senesky" w:id="9" w:date="2026-07-31T16:19:35Z"/>
          <w:sdt>
            <w:sdtPr>
              <w:id w:val="169430465"/>
              <w:tag w:val="goog_rdk_17"/>
            </w:sdtPr>
            <w:sdtContent>
              <w:ins w:author="Debbie G Senesky" w:id="9" w:date="2026-07-31T16:19:35Z">
                <w:r w:rsidDel="00000000" w:rsidR="00000000" w:rsidRPr="00000000">
                  <w:rPr>
                    <w:highlight w:val="yellow"/>
                    <w:rtl w:val="0"/>
                    <w:rPrChange w:author="Debbie G Senesky" w:id="6" w:date="2026-07-31T16:21:25Z">
                      <w:rPr/>
                    </w:rPrChange>
                  </w:rPr>
                  <w:t xml:space="preserve">, and operational limits</w:t>
                </w:r>
              </w:ins>
            </w:sdtContent>
          </w:sdt>
          <w:ins w:author="Debbie G Senesky" w:id="9" w:date="2026-07-31T16:19:35Z"/>
        </w:sdtContent>
      </w:sdt>
      <w:sdt>
        <w:sdtPr>
          <w:id w:val="692662491"/>
          <w:tag w:val="goog_rdk_18"/>
        </w:sdtPr>
        <w:sdtContent>
          <w:r w:rsidDel="00000000" w:rsidR="00000000" w:rsidRPr="00000000">
            <w:rPr>
              <w:highlight w:val="yellow"/>
              <w:rtl w:val="0"/>
              <w:rPrChange w:author="Debbie G Senesky" w:id="6" w:date="2026-07-31T16:21:25Z">
                <w:rPr/>
              </w:rPrChange>
            </w:rPr>
            <w:t xml:space="preserve"> helps identify suitable </w:t>
          </w:r>
        </w:sdtContent>
      </w:sdt>
      <w:sdt>
        <w:sdtPr>
          <w:id w:val="-1631406297"/>
          <w:tag w:val="goog_rdk_19"/>
        </w:sdtPr>
        <w:sdtContent>
          <w:ins w:author="Debbie G Senesky" w:id="10" w:date="2026-07-31T16:19:49Z"/>
          <w:sdt>
            <w:sdtPr>
              <w:id w:val="-2044265307"/>
              <w:tag w:val="goog_rdk_20"/>
            </w:sdtPr>
            <w:sdtContent>
              <w:ins w:author="Debbie G Senesky" w:id="10" w:date="2026-07-31T16:19:49Z">
                <w:r w:rsidDel="00000000" w:rsidR="00000000" w:rsidRPr="00000000">
                  <w:rPr>
                    <w:highlight w:val="yellow"/>
                    <w:rtl w:val="0"/>
                    <w:rPrChange w:author="Debbie G Senesky" w:id="6" w:date="2026-07-31T16:21:25Z">
                      <w:rPr/>
                    </w:rPrChange>
                  </w:rPr>
                  <w:t xml:space="preserve">end </w:t>
                </w:r>
              </w:ins>
            </w:sdtContent>
          </w:sdt>
          <w:ins w:author="Debbie G Senesky" w:id="10" w:date="2026-07-31T16:19:49Z"/>
        </w:sdtContent>
      </w:sdt>
      <w:sdt>
        <w:sdtPr>
          <w:id w:val="-1782026461"/>
          <w:tag w:val="goog_rdk_21"/>
        </w:sdtPr>
        <w:sdtContent>
          <w:r w:rsidDel="00000000" w:rsidR="00000000" w:rsidRPr="00000000">
            <w:rPr>
              <w:highlight w:val="yellow"/>
              <w:rtl w:val="0"/>
              <w:rPrChange w:author="Debbie G Senesky" w:id="6" w:date="2026-07-31T16:21:25Z">
                <w:rPr/>
              </w:rPrChange>
            </w:rPr>
            <w:t xml:space="preserve">applications and clarify the technical value of each technology.</w:t>
          </w:r>
        </w:sdtContent>
      </w:sdt>
      <w:r w:rsidDel="00000000" w:rsidR="00000000" w:rsidRPr="00000000">
        <w:rPr>
          <w:rtl w:val="0"/>
        </w:rPr>
        <w:t xml:space="preserve"> </w:t>
      </w:r>
      <w:sdt>
        <w:sdtPr>
          <w:id w:val="1239239928"/>
          <w:tag w:val="goog_rdk_22"/>
        </w:sdtPr>
        <w:sdtContent>
          <w:ins w:author="Debbie G Senesky" w:id="11" w:date="2026-07-31T16:18:15Z">
            <w:r w:rsidDel="00000000" w:rsidR="00000000" w:rsidRPr="00000000">
              <w:rPr>
                <w:rtl w:val="0"/>
              </w:rPr>
              <w:t xml:space="preserve">In this</w:t>
            </w:r>
          </w:ins>
        </w:sdtContent>
      </w:sdt>
      <w:sdt>
        <w:sdtPr>
          <w:id w:val="-1048411666"/>
          <w:tag w:val="goog_rdk_23"/>
        </w:sdtPr>
        <w:sdtContent>
          <w:del w:author="Debbie G Senesky" w:id="11" w:date="2026-07-31T16:18:15Z">
            <w:r w:rsidDel="00000000" w:rsidR="00000000" w:rsidRPr="00000000">
              <w:rPr>
                <w:rtl w:val="0"/>
              </w:rPr>
              <w:delText xml:space="preserve">This</w:delText>
            </w:r>
          </w:del>
        </w:sdtContent>
      </w:sdt>
      <w:r w:rsidDel="00000000" w:rsidR="00000000" w:rsidRPr="00000000">
        <w:rPr>
          <w:rtl w:val="0"/>
        </w:rPr>
        <w:t xml:space="preserve"> review</w:t>
      </w:r>
      <w:sdt>
        <w:sdtPr>
          <w:id w:val="1263987806"/>
          <w:tag w:val="goog_rdk_24"/>
        </w:sdtPr>
        <w:sdtContent>
          <w:ins w:author="Debbie G Senesky" w:id="12" w:date="2026-07-31T16:18:31Z">
            <w:r w:rsidDel="00000000" w:rsidR="00000000" w:rsidRPr="00000000">
              <w:rPr>
                <w:rtl w:val="0"/>
              </w:rPr>
              <w:t xml:space="preserve">, we</w:t>
            </w:r>
          </w:ins>
        </w:sdtContent>
      </w:sdt>
      <w:r w:rsidDel="00000000" w:rsidR="00000000" w:rsidRPr="00000000">
        <w:rPr>
          <w:rtl w:val="0"/>
        </w:rPr>
        <w:t xml:space="preserve"> compare</w:t>
      </w:r>
      <w:sdt>
        <w:sdtPr>
          <w:id w:val="937576432"/>
          <w:tag w:val="goog_rdk_25"/>
        </w:sdtPr>
        <w:sdtContent>
          <w:del w:author="Debbie G Senesky" w:id="13" w:date="2026-07-31T16:18:34Z">
            <w:r w:rsidDel="00000000" w:rsidR="00000000" w:rsidRPr="00000000">
              <w:rPr>
                <w:rtl w:val="0"/>
              </w:rPr>
              <w:delText xml:space="preserve">s</w:delText>
            </w:r>
          </w:del>
        </w:sdtContent>
      </w:sdt>
      <w:r w:rsidDel="00000000" w:rsidR="00000000" w:rsidRPr="00000000">
        <w:rPr>
          <w:rtl w:val="0"/>
        </w:rPr>
        <w:t xml:space="preserve"> established and emerging magnetic-</w:t>
      </w:r>
      <w:sdt>
        <w:sdtPr>
          <w:id w:val="1417338579"/>
          <w:tag w:val="goog_rdk_26"/>
        </w:sdtPr>
        <w:sdtContent>
          <w:ins w:author="Debbie G Senesky" w:id="14" w:date="2026-07-31T16:18:43Z">
            <w:r w:rsidDel="00000000" w:rsidR="00000000" w:rsidRPr="00000000">
              <w:rPr>
                <w:rtl w:val="0"/>
              </w:rPr>
              <w:t xml:space="preserve">field </w:t>
            </w:r>
          </w:ins>
        </w:sdtContent>
      </w:sdt>
      <w:r w:rsidDel="00000000" w:rsidR="00000000" w:rsidRPr="00000000">
        <w:rPr>
          <w:rtl w:val="0"/>
        </w:rPr>
        <w:t xml:space="preserve">sensing technologies</w:t>
      </w:r>
      <w:sdt>
        <w:sdtPr>
          <w:id w:val="676604229"/>
          <w:tag w:val="goog_rdk_27"/>
        </w:sdtPr>
        <w:sdtContent>
          <w:ins w:author="Debbie G Senesky" w:id="15" w:date="2026-07-31T16:18:51Z">
            <w:r w:rsidDel="00000000" w:rsidR="00000000" w:rsidRPr="00000000">
              <w:rPr>
                <w:rtl w:val="0"/>
              </w:rPr>
              <w:t xml:space="preserve">, as well as their use with new artificial intelligence (AI) tools</w:t>
            </w:r>
          </w:ins>
        </w:sdtContent>
      </w:sdt>
      <w:r w:rsidDel="00000000" w:rsidR="00000000" w:rsidRPr="00000000">
        <w:rPr>
          <w:rtl w:val="0"/>
        </w:rPr>
        <w:t xml:space="preserve">. </w:t>
      </w:r>
      <w:sdt>
        <w:sdtPr>
          <w:id w:val="1457239238"/>
          <w:tag w:val="goog_rdk_28"/>
        </w:sdtPr>
        <w:sdtContent>
          <w:ins w:author="Debbie G Senesky" w:id="16" w:date="2026-07-31T16:20:28Z">
            <w:r w:rsidDel="00000000" w:rsidR="00000000" w:rsidRPr="00000000">
              <w:rPr>
                <w:rtl w:val="0"/>
              </w:rPr>
              <w:t xml:space="preserve">We</w:t>
            </w:r>
          </w:ins>
        </w:sdtContent>
      </w:sdt>
      <w:sdt>
        <w:sdtPr>
          <w:id w:val="-695942973"/>
          <w:tag w:val="goog_rdk_29"/>
        </w:sdtPr>
        <w:sdtContent>
          <w:del w:author="Debbie G Senesky" w:id="16" w:date="2026-07-31T16:20:28Z">
            <w:r w:rsidDel="00000000" w:rsidR="00000000" w:rsidRPr="00000000">
              <w:rPr>
                <w:rtl w:val="0"/>
              </w:rPr>
              <w:delText xml:space="preserve">It</w:delText>
            </w:r>
          </w:del>
        </w:sdtContent>
      </w:sdt>
      <w:r w:rsidDel="00000000" w:rsidR="00000000" w:rsidRPr="00000000">
        <w:rPr>
          <w:rtl w:val="0"/>
        </w:rPr>
        <w:t xml:space="preserve"> relate</w:t>
      </w:r>
      <w:sdt>
        <w:sdtPr>
          <w:id w:val="-1150558886"/>
          <w:tag w:val="goog_rdk_30"/>
        </w:sdtPr>
        <w:sdtContent>
          <w:del w:author="Debbie G Senesky" w:id="17" w:date="2026-07-31T16:20:33Z">
            <w:r w:rsidDel="00000000" w:rsidR="00000000" w:rsidRPr="00000000">
              <w:rPr>
                <w:rtl w:val="0"/>
              </w:rPr>
              <w:delText xml:space="preserve">s</w:delText>
            </w:r>
          </w:del>
        </w:sdtContent>
      </w:sdt>
      <w:r w:rsidDel="00000000" w:rsidR="00000000" w:rsidRPr="00000000">
        <w:rPr>
          <w:rtl w:val="0"/>
        </w:rPr>
        <w:t xml:space="preserve"> their performance and commercial maturity to representative applications in </w:t>
      </w:r>
      <w:sdt>
        <w:sdtPr>
          <w:id w:val="-1275649795"/>
          <w:tag w:val="goog_rdk_31"/>
        </w:sdtPr>
        <w:sdtContent>
          <w:ins w:author="Debbie G Senesky" w:id="18" w:date="2026-07-31T16:20:39Z">
            <w:r w:rsidDel="00000000" w:rsidR="00000000" w:rsidRPr="00000000">
              <w:rPr>
                <w:rtl w:val="0"/>
              </w:rPr>
              <w:t xml:space="preserve">a range of</w:t>
            </w:r>
          </w:ins>
        </w:sdtContent>
      </w:sdt>
      <w:sdt>
        <w:sdtPr>
          <w:id w:val="426005445"/>
          <w:tag w:val="goog_rdk_32"/>
        </w:sdtPr>
        <w:sdtContent>
          <w:del w:author="Debbie G Senesky" w:id="18" w:date="2026-07-31T16:20:39Z">
            <w:r w:rsidDel="00000000" w:rsidR="00000000" w:rsidRPr="00000000">
              <w:rPr>
                <w:rtl w:val="0"/>
              </w:rPr>
              <w:delText xml:space="preserve">these</w:delText>
            </w:r>
          </w:del>
        </w:sdtContent>
      </w:sdt>
      <w:r w:rsidDel="00000000" w:rsidR="00000000" w:rsidRPr="00000000">
        <w:rPr>
          <w:rtl w:val="0"/>
        </w:rPr>
        <w:t xml:space="preserve"> </w:t>
      </w:r>
      <w:sdt>
        <w:sdtPr>
          <w:id w:val="485639156"/>
          <w:tag w:val="goog_rdk_33"/>
        </w:sdtPr>
        <w:sdtContent>
          <w:ins w:author="Debbie G Senesky" w:id="19" w:date="2026-07-31T16:20:44Z">
            <w:r w:rsidDel="00000000" w:rsidR="00000000" w:rsidRPr="00000000">
              <w:rPr>
                <w:rtl w:val="0"/>
              </w:rPr>
              <w:t xml:space="preserve">commercial </w:t>
            </w:r>
          </w:ins>
        </w:sdtContent>
      </w:sdt>
      <w:r w:rsidDel="00000000" w:rsidR="00000000" w:rsidRPr="00000000">
        <w:rPr>
          <w:rtl w:val="0"/>
        </w:rPr>
        <w:t xml:space="preserve">domains. </w:t>
      </w:r>
      <w:sdt>
        <w:sdtPr>
          <w:id w:val="1803374859"/>
          <w:tag w:val="goog_rdk_34"/>
        </w:sdtPr>
        <w:sdtContent>
          <w:ins w:author="Debbie G Senesky" w:id="20" w:date="2026-07-31T16:20:51Z">
            <w:r w:rsidDel="00000000" w:rsidR="00000000" w:rsidRPr="00000000">
              <w:rPr>
                <w:rtl w:val="0"/>
              </w:rPr>
              <w:t xml:space="preserve">In addition, our</w:t>
            </w:r>
          </w:ins>
        </w:sdtContent>
      </w:sdt>
      <w:sdt>
        <w:sdtPr>
          <w:id w:val="-249042928"/>
          <w:tag w:val="goog_rdk_35"/>
        </w:sdtPr>
        <w:sdtContent>
          <w:del w:author="Debbie G Senesky" w:id="20" w:date="2026-07-31T16:20:51Z">
            <w:r w:rsidDel="00000000" w:rsidR="00000000" w:rsidRPr="00000000">
              <w:rPr>
                <w:rtl w:val="0"/>
              </w:rPr>
              <w:delText xml:space="preserve">The</w:delText>
            </w:r>
          </w:del>
        </w:sdtContent>
      </w:sdt>
      <w:r w:rsidDel="00000000" w:rsidR="00000000" w:rsidRPr="00000000">
        <w:rPr>
          <w:rtl w:val="0"/>
        </w:rPr>
        <w:t xml:space="preserve"> review</w:t>
      </w:r>
      <w:sdt>
        <w:sdtPr>
          <w:id w:val="980345161"/>
          <w:tag w:val="goog_rdk_36"/>
        </w:sdtPr>
        <w:sdtContent>
          <w:del w:author="Debbie G Senesky" w:id="21" w:date="2026-07-31T16:21:01Z">
            <w:r w:rsidDel="00000000" w:rsidR="00000000" w:rsidRPr="00000000">
              <w:rPr>
                <w:rtl w:val="0"/>
              </w:rPr>
              <w:delText xml:space="preserve"> also</w:delText>
            </w:r>
          </w:del>
        </w:sdtContent>
      </w:sdt>
      <w:r w:rsidDel="00000000" w:rsidR="00000000" w:rsidRPr="00000000">
        <w:rPr>
          <w:rtl w:val="0"/>
        </w:rPr>
        <w:t xml:space="preserve"> examines the </w:t>
      </w:r>
      <w:sdt>
        <w:sdtPr>
          <w:id w:val="-304654132"/>
          <w:tag w:val="goog_rdk_37"/>
        </w:sdtPr>
        <w:sdtContent>
          <w:ins w:author="Debbie G Senesky" w:id="22" w:date="2026-07-31T16:23:57Z">
            <w:r w:rsidDel="00000000" w:rsidR="00000000" w:rsidRPr="00000000">
              <w:rPr>
                <w:rtl w:val="0"/>
              </w:rPr>
              <w:t xml:space="preserve">implementation</w:t>
            </w:r>
          </w:ins>
        </w:sdtContent>
      </w:sdt>
      <w:sdt>
        <w:sdtPr>
          <w:id w:val="313099824"/>
          <w:tag w:val="goog_rdk_38"/>
        </w:sdtPr>
        <w:sdtContent>
          <w:del w:author="Debbie G Senesky" w:id="22" w:date="2026-07-31T16:23:57Z">
            <w:r w:rsidDel="00000000" w:rsidR="00000000" w:rsidRPr="00000000">
              <w:rPr>
                <w:rtl w:val="0"/>
              </w:rPr>
              <w:delText xml:space="preserve">effects</w:delText>
            </w:r>
          </w:del>
        </w:sdtContent>
      </w:sdt>
      <w:sdt>
        <w:sdtPr>
          <w:id w:val="-363663079"/>
          <w:tag w:val="goog_rdk_39"/>
        </w:sdtPr>
        <w:sdtContent>
          <w:ins w:author="Debbie G Senesky" w:id="22" w:date="2026-07-31T16:23:57Z">
            <w:r w:rsidDel="00000000" w:rsidR="00000000" w:rsidRPr="00000000">
              <w:rPr>
                <w:rtl w:val="0"/>
              </w:rPr>
              <w:t xml:space="preserve"> </w:t>
            </w:r>
          </w:ins>
        </w:sdtContent>
      </w:sdt>
      <w:sdt>
        <w:sdtPr>
          <w:id w:val="1200964974"/>
          <w:tag w:val="goog_rdk_40"/>
        </w:sdtPr>
        <w:sdtContent>
          <w:del w:author="Debbie G Senesky" w:id="22" w:date="2026-07-31T16:23:57Z">
            <w:r w:rsidDel="00000000" w:rsidR="00000000" w:rsidRPr="00000000">
              <w:rPr>
                <w:rtl w:val="0"/>
              </w:rPr>
              <w:delText xml:space="preserve"> </w:delText>
            </w:r>
          </w:del>
        </w:sdtContent>
      </w:sdt>
      <w:r w:rsidDel="00000000" w:rsidR="00000000" w:rsidRPr="00000000">
        <w:rPr>
          <w:rtl w:val="0"/>
        </w:rPr>
        <w:t xml:space="preserve">of data-driven methods </w:t>
      </w:r>
      <w:sdt>
        <w:sdtPr>
          <w:id w:val="2029474059"/>
          <w:tag w:val="goog_rdk_41"/>
        </w:sdtPr>
        <w:sdtContent>
          <w:ins w:author="Debbie G Senesky" w:id="23" w:date="2026-07-31T16:24:19Z">
            <w:r w:rsidDel="00000000" w:rsidR="00000000" w:rsidRPr="00000000">
              <w:rPr>
                <w:rtl w:val="0"/>
              </w:rPr>
              <w:t xml:space="preserve">with non-invasive magnetic-field sensing to enable</w:t>
            </w:r>
          </w:ins>
        </w:sdtContent>
      </w:sdt>
      <w:sdt>
        <w:sdtPr>
          <w:id w:val="1923599231"/>
          <w:tag w:val="goog_rdk_42"/>
        </w:sdtPr>
        <w:sdtContent>
          <w:del w:author="Debbie G Senesky" w:id="23" w:date="2026-07-31T16:24:19Z">
            <w:r w:rsidDel="00000000" w:rsidR="00000000" w:rsidRPr="00000000">
              <w:rPr>
                <w:rtl w:val="0"/>
              </w:rPr>
              <w:delText xml:space="preserve">on</w:delText>
            </w:r>
          </w:del>
        </w:sdtContent>
      </w:sdt>
      <w:r w:rsidDel="00000000" w:rsidR="00000000" w:rsidRPr="00000000">
        <w:rPr>
          <w:rtl w:val="0"/>
        </w:rPr>
        <w:t xml:space="preserve"> </w:t>
      </w:r>
      <w:sdt>
        <w:sdtPr>
          <w:id w:val="-770730901"/>
          <w:tag w:val="goog_rdk_43"/>
        </w:sdtPr>
        <w:sdtContent>
          <w:ins w:author="Debbie G Senesky" w:id="24" w:date="2026-07-31T16:25:01Z">
            <w:r w:rsidDel="00000000" w:rsidR="00000000" w:rsidRPr="00000000">
              <w:rPr>
                <w:rtl w:val="0"/>
              </w:rPr>
              <w:t xml:space="preserve">real-time and in situ </w:t>
            </w:r>
          </w:ins>
        </w:sdtContent>
      </w:sdt>
      <w:r w:rsidDel="00000000" w:rsidR="00000000" w:rsidRPr="00000000">
        <w:rPr>
          <w:rtl w:val="0"/>
        </w:rPr>
        <w:t xml:space="preserve">measurement </w:t>
      </w:r>
      <w:sdt>
        <w:sdtPr>
          <w:id w:val="512262893"/>
          <w:tag w:val="goog_rdk_44"/>
        </w:sdtPr>
        <w:sdtContent>
          <w:ins w:author="Debbie G Senesky" w:id="25" w:date="2026-07-31T16:24:57Z">
            <w:r w:rsidDel="00000000" w:rsidR="00000000" w:rsidRPr="00000000">
              <w:rPr>
                <w:rtl w:val="0"/>
              </w:rPr>
              <w:t xml:space="preserve">of </w:t>
            </w:r>
          </w:ins>
        </w:sdtContent>
      </w:sdt>
      <w:r w:rsidDel="00000000" w:rsidR="00000000" w:rsidRPr="00000000">
        <w:rPr>
          <w:rtl w:val="0"/>
        </w:rPr>
        <w:t xml:space="preserve">performance</w:t>
      </w:r>
      <w:sdt>
        <w:sdtPr>
          <w:id w:val="-1273887579"/>
          <w:tag w:val="goog_rdk_45"/>
        </w:sdtPr>
        <w:sdtContent>
          <w:ins w:author="Debbie G Senesky" w:id="26" w:date="2026-07-31T16:25:14Z">
            <w:r w:rsidDel="00000000" w:rsidR="00000000" w:rsidRPr="00000000">
              <w:rPr>
                <w:rtl w:val="0"/>
              </w:rPr>
              <w:t xml:space="preserve"> and digital twins of complex systems, as well as smart, seamless, adaptive</w:t>
            </w:r>
          </w:ins>
        </w:sdtContent>
      </w:sdt>
      <w:r w:rsidDel="00000000" w:rsidR="00000000" w:rsidRPr="00000000">
        <w:rPr>
          <w:rtl w:val="0"/>
        </w:rPr>
        <w:t xml:space="preserve"> </w:t>
      </w:r>
      <w:sdt>
        <w:sdtPr>
          <w:id w:val="-1601976844"/>
          <w:tag w:val="goog_rdk_46"/>
        </w:sdtPr>
        <w:sdtContent>
          <w:ins w:author="Debbie G Senesky" w:id="27" w:date="2026-07-31T16:24:49Z">
            <w:r w:rsidDel="00000000" w:rsidR="00000000" w:rsidRPr="00000000">
              <w:rPr>
                <w:rtl w:val="0"/>
              </w:rPr>
              <w:t xml:space="preserve">and </w:t>
            </w:r>
          </w:ins>
          <w:sdt>
            <w:sdtPr>
              <w:id w:val="827659375"/>
              <w:tag w:val="goog_rdk_47"/>
            </w:sdtPr>
            <w:sdtContent>
              <w:ins w:author="Debbie G Senesky" w:id="27" w:date="2026-07-31T16:24:49Z">
                <w:r w:rsidDel="00000000" w:rsidR="00000000" w:rsidRPr="00000000">
                  <w:rPr>
                    <w:rtl w:val="0"/>
                    <w:rPrChange w:author="Debbie G Senesky" w:id="28" w:date="2026-07-31T16:24:49Z">
                      <w:rPr/>
                    </w:rPrChange>
                  </w:rPr>
                  <w:t xml:space="preserve">reliable</w:t>
                </w:r>
              </w:ins>
            </w:sdtContent>
          </w:sdt>
          <w:ins w:author="Debbie G Senesky" w:id="27" w:date="2026-07-31T16:24:49Z">
            <w:r w:rsidDel="00000000" w:rsidR="00000000" w:rsidRPr="00000000">
              <w:rPr>
                <w:rtl w:val="0"/>
              </w:rPr>
              <w:t xml:space="preserve"> </w:t>
            </w:r>
          </w:ins>
        </w:sdtContent>
      </w:sdt>
      <w:sdt>
        <w:sdtPr>
          <w:id w:val="-1560506665"/>
          <w:tag w:val="goog_rdk_48"/>
        </w:sdtPr>
        <w:sdtContent>
          <w:del w:author="Debbie G Senesky" w:id="27" w:date="2026-07-31T16:24:49Z">
            <w:r w:rsidDel="00000000" w:rsidR="00000000" w:rsidRPr="00000000">
              <w:rPr>
                <w:rtl w:val="0"/>
              </w:rPr>
              <w:delText xml:space="preserve">and</w:delText>
            </w:r>
          </w:del>
        </w:sdtContent>
      </w:sdt>
      <w:r w:rsidDel="00000000" w:rsidR="00000000" w:rsidRPr="00000000">
        <w:rPr>
          <w:rtl w:val="0"/>
        </w:rPr>
        <w:t xml:space="preserve"> operation</w:t>
      </w:r>
      <w:sdt>
        <w:sdtPr>
          <w:id w:val="1595186806"/>
          <w:tag w:val="goog_rdk_49"/>
        </w:sdtPr>
        <w:sdtContent>
          <w:del w:author="Debbie G Senesky" w:id="29" w:date="2026-07-31T16:26:19Z">
            <w:r w:rsidDel="00000000" w:rsidR="00000000" w:rsidRPr="00000000">
              <w:rPr>
                <w:rtl w:val="0"/>
              </w:rPr>
              <w:delText xml:space="preserve">al reliability</w:delText>
            </w:r>
          </w:del>
        </w:sdtContent>
      </w:sdt>
      <w:r w:rsidDel="00000000" w:rsidR="00000000" w:rsidRPr="00000000">
        <w:rPr>
          <w:rtl w:val="0"/>
        </w:rPr>
        <w:t xml:space="preserve"> under realistic</w:t>
      </w:r>
      <w:sdt>
        <w:sdtPr>
          <w:id w:val="1419660472"/>
          <w:tag w:val="goog_rdk_50"/>
        </w:sdtPr>
        <w:sdtContent>
          <w:ins w:author="Debbie G Senesky" w:id="30" w:date="2026-07-31T16:26:50Z">
            <w:r w:rsidDel="00000000" w:rsidR="00000000" w:rsidRPr="00000000">
              <w:rPr>
                <w:rtl w:val="0"/>
              </w:rPr>
              <w:t xml:space="preserve"> and dynamic</w:t>
            </w:r>
          </w:ins>
        </w:sdtContent>
      </w:sdt>
      <w:r w:rsidDel="00000000" w:rsidR="00000000" w:rsidRPr="00000000">
        <w:rPr>
          <w:rtl w:val="0"/>
        </w:rPr>
        <w:t xml:space="preserve"> conditions. </w:t>
      </w:r>
      <w:sdt>
        <w:sdtPr>
          <w:id w:val="-258231352"/>
          <w:tag w:val="goog_rdk_51"/>
        </w:sdtPr>
        <w:sdtContent>
          <w:r w:rsidDel="00000000" w:rsidR="00000000" w:rsidRPr="00000000">
            <w:rPr>
              <w:highlight w:val="yellow"/>
              <w:rtl w:val="0"/>
              <w:rPrChange w:author="Debbie G Senesky" w:id="31" w:date="2026-07-31T16:21:16Z">
                <w:rPr/>
              </w:rPrChange>
            </w:rPr>
            <w:t xml:space="preserve">Application-driven sensor selection involves matching device properties to the operating environment.</w:t>
          </w:r>
        </w:sdtContent>
      </w:sdt>
      <w:r w:rsidDel="00000000" w:rsidR="00000000" w:rsidRPr="00000000">
        <w:rPr>
          <w:rtl w:val="0"/>
        </w:rPr>
        <w:t xml:space="preserve"> </w:t>
      </w:r>
      <w:sdt>
        <w:sdtPr>
          <w:id w:val="2013706517"/>
          <w:tag w:val="goog_rdk_52"/>
        </w:sdtPr>
        <w:sdtContent>
          <w:ins w:author="Debbie G Senesky" w:id="32" w:date="2026-07-31T16:27:20Z">
            <w:r w:rsidDel="00000000" w:rsidR="00000000" w:rsidRPr="00000000">
              <w:rPr>
                <w:rtl w:val="0"/>
              </w:rPr>
              <w:t xml:space="preserve">Leveraging t</w:t>
            </w:r>
          </w:ins>
        </w:sdtContent>
      </w:sdt>
      <w:sdt>
        <w:sdtPr>
          <w:id w:val="-337151724"/>
          <w:tag w:val="goog_rdk_53"/>
        </w:sdtPr>
        <w:sdtContent>
          <w:del w:author="Debbie G Senesky" w:id="32" w:date="2026-07-31T16:27:20Z">
            <w:r w:rsidDel="00000000" w:rsidR="00000000" w:rsidRPr="00000000">
              <w:rPr>
                <w:rtl w:val="0"/>
              </w:rPr>
              <w:delText xml:space="preserve">T</w:delText>
            </w:r>
          </w:del>
        </w:sdtContent>
      </w:sdt>
      <w:r w:rsidDel="00000000" w:rsidR="00000000" w:rsidRPr="00000000">
        <w:rPr>
          <w:rtl w:val="0"/>
        </w:rPr>
        <w:t xml:space="preserve">his</w:t>
      </w:r>
      <w:sdt>
        <w:sdtPr>
          <w:id w:val="-1195778592"/>
          <w:tag w:val="goog_rdk_54"/>
        </w:sdtPr>
        <w:sdtContent>
          <w:ins w:author="Debbie G Senesky" w:id="33" w:date="2026-07-31T16:27:26Z">
            <w:r w:rsidDel="00000000" w:rsidR="00000000" w:rsidRPr="00000000">
              <w:rPr>
                <w:rtl w:val="0"/>
              </w:rPr>
              <w:t xml:space="preserve"> advanced sensing system</w:t>
            </w:r>
          </w:ins>
        </w:sdtContent>
      </w:sdt>
      <w:r w:rsidDel="00000000" w:rsidR="00000000" w:rsidRPr="00000000">
        <w:rPr>
          <w:rtl w:val="0"/>
        </w:rPr>
        <w:t xml:space="preserve"> approach</w:t>
      </w:r>
      <w:sdt>
        <w:sdtPr>
          <w:id w:val="-2024023984"/>
          <w:tag w:val="goog_rdk_55"/>
        </w:sdtPr>
        <w:sdtContent>
          <w:ins w:author="Debbie G Senesky" w:id="34" w:date="2026-07-31T16:27:44Z">
            <w:r w:rsidDel="00000000" w:rsidR="00000000" w:rsidRPr="00000000">
              <w:rPr>
                <w:rtl w:val="0"/>
              </w:rPr>
              <w:t xml:space="preserve">, which</w:t>
            </w:r>
          </w:ins>
        </w:sdtContent>
      </w:sdt>
      <w:r w:rsidDel="00000000" w:rsidR="00000000" w:rsidRPr="00000000">
        <w:rPr>
          <w:rtl w:val="0"/>
        </w:rPr>
        <w:t xml:space="preserve"> fully exploits each technology’s strengths and improves measurement quality</w:t>
      </w:r>
      <w:sdt>
        <w:sdtPr>
          <w:id w:val="582001904"/>
          <w:tag w:val="goog_rdk_56"/>
        </w:sdtPr>
        <w:sdtContent>
          <w:ins w:author="Debbie G Senesky" w:id="35" w:date="2026-07-31T16:27:56Z">
            <w:r w:rsidDel="00000000" w:rsidR="00000000" w:rsidRPr="00000000">
              <w:rPr>
                <w:rtl w:val="0"/>
              </w:rPr>
              <w:t xml:space="preserve">,</w:t>
            </w:r>
          </w:ins>
        </w:sdtContent>
      </w:sdt>
      <w:sdt>
        <w:sdtPr>
          <w:id w:val="-1704260923"/>
          <w:tag w:val="goog_rdk_57"/>
        </w:sdtPr>
        <w:sdtContent>
          <w:del w:author="Debbie G Senesky" w:id="35" w:date="2026-07-31T16:27:56Z">
            <w:r w:rsidDel="00000000" w:rsidR="00000000" w:rsidRPr="00000000">
              <w:rPr>
                <w:rtl w:val="0"/>
              </w:rPr>
              <w:delText xml:space="preserve"> and </w:delText>
            </w:r>
          </w:del>
        </w:sdtContent>
      </w:sdt>
      <w:r w:rsidDel="00000000" w:rsidR="00000000" w:rsidRPr="00000000">
        <w:rPr>
          <w:rtl w:val="0"/>
        </w:rPr>
        <w:t xml:space="preserve">system capability</w:t>
      </w:r>
      <w:sdt>
        <w:sdtPr>
          <w:id w:val="1945410651"/>
          <w:tag w:val="goog_rdk_58"/>
        </w:sdtPr>
        <w:sdtContent>
          <w:ins w:author="Debbie G Senesky" w:id="36" w:date="2026-07-31T16:28:00Z">
            <w:r w:rsidDel="00000000" w:rsidR="00000000" w:rsidRPr="00000000">
              <w:rPr>
                <w:rtl w:val="0"/>
              </w:rPr>
              <w:t xml:space="preserve">, and decision making</w:t>
            </w:r>
          </w:ins>
        </w:sdtContent>
      </w:sdt>
      <w:r w:rsidDel="00000000" w:rsidR="00000000" w:rsidRPr="00000000">
        <w:rPr>
          <w:rtl w:val="0"/>
        </w:rPr>
        <w:t xml:space="preserve">. </w:t>
      </w:r>
      <w:sdt>
        <w:sdtPr>
          <w:id w:val="-644005830"/>
          <w:tag w:val="goog_rdk_59"/>
        </w:sdtPr>
        <w:sdtContent>
          <w:r w:rsidDel="00000000" w:rsidR="00000000" w:rsidRPr="00000000">
            <w:rPr>
              <w:highlight w:val="yellow"/>
              <w:rtl w:val="0"/>
              <w:rPrChange w:author="Debbie G Senesky" w:id="37" w:date="2026-07-31T16:28:15Z">
                <w:rPr/>
              </w:rPrChange>
            </w:rPr>
            <w:t xml:space="preserve">This perspective also shifts attention from individual device specifications to complete sensing-system performance</w:t>
          </w:r>
        </w:sdtContent>
      </w:sdt>
      <w:r w:rsidDel="00000000" w:rsidR="00000000" w:rsidRPr="00000000">
        <w:rPr>
          <w:rtl w:val="0"/>
        </w:rPr>
        <w:t xml:space="preserve">. Future progress will depend on closer integration between sensing hardware and computation. </w:t>
      </w:r>
      <w:sdt>
        <w:sdtPr>
          <w:id w:val="834785584"/>
          <w:tag w:val="goog_rdk_60"/>
        </w:sdtPr>
        <w:sdtContent>
          <w:ins w:author="Debbie G Senesky" w:id="38" w:date="2026-07-31T16:28:28Z">
            <w:r w:rsidDel="00000000" w:rsidR="00000000" w:rsidRPr="00000000">
              <w:rPr>
                <w:rtl w:val="0"/>
              </w:rPr>
              <w:t xml:space="preserve">In addition, s</w:t>
            </w:r>
          </w:ins>
        </w:sdtContent>
      </w:sdt>
      <w:sdt>
        <w:sdtPr>
          <w:id w:val="-646585505"/>
          <w:tag w:val="goog_rdk_61"/>
        </w:sdtPr>
        <w:sdtContent>
          <w:del w:author="Debbie G Senesky" w:id="38" w:date="2026-07-31T16:28:28Z">
            <w:r w:rsidDel="00000000" w:rsidR="00000000" w:rsidRPr="00000000">
              <w:rPr>
                <w:rtl w:val="0"/>
              </w:rPr>
              <w:delText xml:space="preserve">S</w:delText>
            </w:r>
          </w:del>
        </w:sdtContent>
      </w:sdt>
      <w:r w:rsidDel="00000000" w:rsidR="00000000" w:rsidRPr="00000000">
        <w:rPr>
          <w:rtl w:val="0"/>
        </w:rPr>
        <w:t xml:space="preserve">uch</w:t>
      </w:r>
      <w:sdt>
        <w:sdtPr>
          <w:id w:val="248635878"/>
          <w:tag w:val="goog_rdk_62"/>
        </w:sdtPr>
        <w:sdtContent>
          <w:ins w:author="Debbie G Senesky" w:id="39" w:date="2026-07-31T16:28:35Z">
            <w:r w:rsidDel="00000000" w:rsidR="00000000" w:rsidRPr="00000000">
              <w:rPr>
                <w:rtl w:val="0"/>
              </w:rPr>
              <w:t xml:space="preserve"> sensor</w:t>
            </w:r>
          </w:ins>
        </w:sdtContent>
      </w:sdt>
      <w:r w:rsidDel="00000000" w:rsidR="00000000" w:rsidRPr="00000000">
        <w:rPr>
          <w:rtl w:val="0"/>
        </w:rPr>
        <w:t xml:space="preserve"> integration must</w:t>
      </w:r>
      <w:sdt>
        <w:sdtPr>
          <w:id w:val="-813152612"/>
          <w:tag w:val="goog_rdk_63"/>
        </w:sdtPr>
        <w:sdtContent>
          <w:del w:author="Debbie G Senesky" w:id="40" w:date="2026-07-31T16:28:40Z">
            <w:r w:rsidDel="00000000" w:rsidR="00000000" w:rsidRPr="00000000">
              <w:rPr>
                <w:rtl w:val="0"/>
              </w:rPr>
              <w:delText xml:space="preserve"> also</w:delText>
            </w:r>
          </w:del>
        </w:sdtContent>
      </w:sdt>
      <w:r w:rsidDel="00000000" w:rsidR="00000000" w:rsidRPr="00000000">
        <w:rPr>
          <w:rtl w:val="0"/>
        </w:rPr>
        <w:t xml:space="preserve"> support traceability and compliance with relevant </w:t>
      </w:r>
      <w:sdt>
        <w:sdtPr>
          <w:id w:val="-989744750"/>
          <w:tag w:val="goog_rdk_64"/>
        </w:sdtPr>
        <w:sdtContent>
          <w:ins w:author="Debbie G Senesky" w:id="41" w:date="2026-07-31T16:28:46Z">
            <w:r w:rsidDel="00000000" w:rsidR="00000000" w:rsidRPr="00000000">
              <w:rPr>
                <w:rtl w:val="0"/>
              </w:rPr>
              <w:t xml:space="preserve">industry </w:t>
            </w:r>
          </w:ins>
        </w:sdtContent>
      </w:sdt>
      <w:r w:rsidDel="00000000" w:rsidR="00000000" w:rsidRPr="00000000">
        <w:rPr>
          <w:rtl w:val="0"/>
        </w:rPr>
        <w:t xml:space="preserve">standards</w:t>
      </w:r>
      <w:sdt>
        <w:sdtPr>
          <w:id w:val="-2048543185"/>
          <w:tag w:val="goog_rdk_65"/>
        </w:sdtPr>
        <w:sdtContent>
          <w:ins w:author="Debbie G Senesky" w:id="42" w:date="2026-07-31T16:28:53Z">
            <w:r w:rsidDel="00000000" w:rsidR="00000000" w:rsidRPr="00000000">
              <w:rPr>
                <w:rtl w:val="0"/>
              </w:rPr>
              <w:t xml:space="preserve"> and government policy</w:t>
            </w:r>
          </w:ins>
        </w:sdtContent>
      </w:sdt>
      <w:r w:rsidDel="00000000" w:rsidR="00000000" w:rsidRPr="00000000">
        <w:rPr>
          <w:rtl w:val="0"/>
        </w:rPr>
        <w:t xml:space="preserve">. By connecting sensing principles with application value and technology readiness, this</w:t>
      </w:r>
      <w:sdt>
        <w:sdtPr>
          <w:id w:val="733306336"/>
          <w:tag w:val="goog_rdk_66"/>
        </w:sdtPr>
        <w:sdtContent>
          <w:ins w:author="Debbie G Senesky" w:id="43" w:date="2026-07-31T16:29:03Z">
            <w:r w:rsidDel="00000000" w:rsidR="00000000" w:rsidRPr="00000000">
              <w:rPr>
                <w:rtl w:val="0"/>
              </w:rPr>
              <w:t xml:space="preserve"> detailed</w:t>
            </w:r>
          </w:ins>
        </w:sdtContent>
      </w:sdt>
      <w:r w:rsidDel="00000000" w:rsidR="00000000" w:rsidRPr="00000000">
        <w:rPr>
          <w:rtl w:val="0"/>
        </w:rPr>
        <w:t xml:space="preserve"> review provides a practical framework for </w:t>
      </w:r>
      <w:sdt>
        <w:sdtPr>
          <w:id w:val="2133538732"/>
          <w:tag w:val="goog_rdk_67"/>
        </w:sdtPr>
        <w:sdtContent>
          <w:ins w:author="Debbie G Senesky" w:id="44" w:date="2026-07-31T16:29:11Z">
            <w:r w:rsidDel="00000000" w:rsidR="00000000" w:rsidRPr="00000000">
              <w:rPr>
                <w:rtl w:val="0"/>
              </w:rPr>
              <w:t xml:space="preserve">magnetic-field sensing </w:t>
            </w:r>
          </w:ins>
        </w:sdtContent>
      </w:sdt>
      <w:r w:rsidDel="00000000" w:rsidR="00000000" w:rsidRPr="00000000">
        <w:rPr>
          <w:rtl w:val="0"/>
        </w:rPr>
        <w:t xml:space="preserve">technology development and research.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oh8kkh4e4U+hTjY4rffZCZWnA==">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